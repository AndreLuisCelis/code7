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after="0" w:line="344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149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1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ind w:left="7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TESTE DE DESENVOLVIMENTO DE SISTEMAS - FRONTEND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04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Nome Completo: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76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Instrução Inicial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Favor disponibilizar a prova no GITBHUB.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8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tabs>
          <w:tab w:val="left" w:pos="720"/>
        </w:tabs>
        <w:spacing w:after="0" w:line="302" w:lineRule="auto"/>
        <w:ind w:left="720" w:right="1360" w:hanging="364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Nenhum corpo que não seja sólido é cristal. Conclui-se logicamente que: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(Somente uma resposta correta)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61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 ) Algum cristal não é corpo sólido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 ) Todo corpo sólido é cristal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(x) Todo cristal é corpo sólido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 ) Nenhum corpo sólido é cristal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 ) Nenhum cristal é corpo sólido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tabs>
          <w:tab w:val="left" w:pos="720"/>
        </w:tabs>
        <w:spacing w:after="0" w:line="259" w:lineRule="auto"/>
        <w:ind w:left="720" w:right="380" w:hanging="364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 soma de dois números é 16 e a diferença dos seus quadrados é 128. O produto desses dois números é: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(Somente uma resposta correta)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182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()–36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()–12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()12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()36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)48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98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tabs>
          <w:tab w:val="left" w:pos="720"/>
        </w:tabs>
        <w:spacing w:after="0" w:line="270" w:lineRule="auto"/>
        <w:ind w:left="720" w:hanging="364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000000"/>
          <w:sz w:val="23"/>
          <w:szCs w:val="23"/>
          <w:highlight w:val="white"/>
          <w:rtl w:val="0"/>
        </w:rPr>
        <w:t xml:space="preserve">Em determinada rua, há 5 residências que estão numeradas em forma de progressão geométrica crescente, de modo que a primeira residência recebeu numeração 3, e a segunda, numeração 12. Com base nessas informações, assinalar a alternativa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14.399999999999999" w:lineRule="auto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ind w:left="720" w:firstLine="0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CORRETA: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2" w:lineRule="auto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left="720" w:firstLine="0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(Somente uma resposta correta)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182" w:lineRule="auto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 ) A numeração da terceira casa é 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 ) A numeração da quarta casa é 30.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left="700" w:right="160" w:firstLine="0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 ) Somando-se a numeração da primeira e da terceira casa, o resultado é o número da quarta casa.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ind w:left="700" w:firstLine="0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 ) O resultado da soma da numeração da terceira e da quarta casa é igual a 240.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36" w:lineRule="auto"/>
        <w:ind w:left="700" w:firstLine="0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( x) O resultado da soma da numeração das cinco casas é igual a 1.025.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14.399999999999999" w:lineRule="auto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tabs>
          <w:tab w:val="left" w:pos="720"/>
        </w:tabs>
        <w:spacing w:after="0" w:lineRule="auto"/>
        <w:ind w:left="720" w:hanging="364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2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1=6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2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2=26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2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3=326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2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70" w:lineRule="auto"/>
        <w:ind w:left="720" w:right="824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3"/>
          <w:szCs w:val="23"/>
          <w:rtl w:val="0"/>
        </w:rPr>
        <w:t xml:space="preserve">4=4.326 5=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Qual será o valor correspondente ao 5?</w:t>
      </w:r>
    </w:p>
    <w:p w:rsidR="00000000" w:rsidDel="00000000" w:rsidP="00000000" w:rsidRDefault="00000000" w:rsidRPr="00000000" w14:paraId="00000030">
      <w:pPr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  <w:sectPr>
          <w:pgSz w:h="16838" w:w="11900" w:orient="portrait"/>
          <w:pgMar w:bottom="1106" w:top="1440" w:left="1140" w:right="946" w:header="0" w:footer="0"/>
          <w:pgNumType w:start="1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54326</w:t>
      </w:r>
    </w:p>
    <w:p w:rsidR="00000000" w:rsidDel="00000000" w:rsidP="00000000" w:rsidRDefault="00000000" w:rsidRPr="00000000" w14:paraId="00000031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18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tabs>
          <w:tab w:val="left" w:pos="720"/>
        </w:tabs>
        <w:spacing w:after="0" w:lineRule="auto"/>
        <w:ind w:left="720" w:hanging="364"/>
        <w:rPr>
          <w:rFonts w:ascii="Arial" w:cs="Arial" w:eastAsia="Arial" w:hAnsi="Arial"/>
          <w:b w:val="1"/>
          <w:color w:val="000000"/>
          <w:sz w:val="23"/>
          <w:szCs w:val="23"/>
        </w:rPr>
        <w:sectPr>
          <w:type w:val="continuous"/>
          <w:pgSz w:h="16838" w:w="11900" w:orient="portrait"/>
          <w:pgMar w:bottom="1106" w:top="1440" w:left="1140" w:right="946" w:header="0" w:footer="0"/>
        </w:sectPr>
      </w:pPr>
      <w:r w:rsidDel="00000000" w:rsidR="00000000" w:rsidRPr="00000000">
        <w:rPr>
          <w:rFonts w:ascii="Arial" w:cs="Arial" w:eastAsia="Arial" w:hAnsi="Arial"/>
          <w:color w:val="000000"/>
          <w:sz w:val="23"/>
          <w:szCs w:val="23"/>
          <w:rtl w:val="0"/>
        </w:rPr>
        <w:t xml:space="preserve">Considerando o código JavaScript abaixo assinale a alternativa corret</w:t>
      </w:r>
      <w:r w:rsidDel="00000000" w:rsidR="00000000" w:rsidRPr="00000000">
        <w:rPr>
          <w:rFonts w:ascii="Arial" w:cs="Arial" w:eastAsia="Arial" w:hAnsi="Arial"/>
          <w:sz w:val="23"/>
          <w:szCs w:val="23"/>
          <w:rtl w:val="0"/>
        </w:rPr>
        <w:t xml:space="preserve">a</w:t>
      </w: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35">
      <w:pPr>
        <w:spacing w:after="0" w:line="351" w:lineRule="auto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1495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1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&lt;html&gt;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ind w:left="14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&lt;script&gt;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left="21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var a = 20;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ind w:left="21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var b = 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ind w:left="21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document.write("Trinta é " + (a + b) + " e não 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ind w:left="21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+ (2 * a + b) + ".");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ind w:left="21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var minhaVariavel = new Set();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ind w:left="21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minhaVariavel.add(1);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ind w:left="21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minhaVariavel.add("some text");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ind w:left="21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minhaVariavel.add("foo");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ind w:left="21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document.write("Tamanho: " + minhaVariavel.size);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ind w:left="14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1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ind w:left="7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37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tabs>
          <w:tab w:val="left" w:pos="1278"/>
        </w:tabs>
        <w:spacing w:after="0" w:line="370" w:lineRule="auto"/>
        <w:ind w:left="1120" w:right="3820" w:firstLine="4.000000000000057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) Trinta é 2010 e não 4010. Tamanho: 3 ( ) Trinta é 30 e não 50. </w:t>
      </w:r>
      <w:ins w:author="André Luis Celis" w:id="0" w:date="2021-06-22T22:44:07Z">
        <w:r w:rsidDel="00000000" w:rsidR="00000000" w:rsidRPr="00000000">
          <w:rPr>
            <w:rFonts w:ascii="Arial" w:cs="Arial" w:eastAsia="Arial" w:hAnsi="Arial"/>
            <w:color w:val="000000"/>
            <w:sz w:val="24"/>
            <w:szCs w:val="24"/>
            <w:rtl w:val="0"/>
          </w:rPr>
          <w:t xml:space="preserve">(x)</w:t>
        </w:r>
      </w:ins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Tamanho: 3</w:t>
      </w:r>
    </w:p>
    <w:p w:rsidR="00000000" w:rsidDel="00000000" w:rsidP="00000000" w:rsidRDefault="00000000" w:rsidRPr="00000000" w14:paraId="00000051">
      <w:pPr>
        <w:spacing w:after="0" w:line="14.399999999999999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left="11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 ) Trinta é 2010 e não 40 10. Tamanho: undefined</w:t>
      </w:r>
    </w:p>
    <w:p w:rsidR="00000000" w:rsidDel="00000000" w:rsidP="00000000" w:rsidRDefault="00000000" w:rsidRPr="00000000" w14:paraId="00000053">
      <w:pPr>
        <w:spacing w:after="0" w:line="15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left="11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 ) Trinta é 30 e não 50. Tamanho: undefined</w:t>
      </w:r>
    </w:p>
    <w:p w:rsidR="00000000" w:rsidDel="00000000" w:rsidP="00000000" w:rsidRDefault="00000000" w:rsidRPr="00000000" w14:paraId="00000055">
      <w:pPr>
        <w:spacing w:after="0" w:line="20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0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0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0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0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0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0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04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tabs>
          <w:tab w:val="left" w:pos="420"/>
        </w:tabs>
        <w:spacing w:after="0" w:line="360" w:lineRule="auto"/>
        <w:ind w:left="420" w:hanging="364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Assinale a opção que representa a tag HTML 5 responsável por reproduzir arquivos de contenham som ou música: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left="4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 ) &lt;phonic&gt;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1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ind w:left="4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 ) &lt;img&gt;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1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4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 ) &lt;sound&gt;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1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left="4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 ) &lt;music&gt;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1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left="4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(x ) &lt;audio&gt;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0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0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0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0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31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tabs>
          <w:tab w:val="left" w:pos="420"/>
        </w:tabs>
        <w:spacing w:after="0" w:lineRule="auto"/>
        <w:ind w:left="420" w:hanging="364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No desenvolvimento web, SASS é um(a):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182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420" w:firstLine="0"/>
        <w:rPr>
          <w:rFonts w:ascii="Arial" w:cs="Arial" w:eastAsia="Arial" w:hAnsi="Arial"/>
          <w:b w:val="1"/>
          <w:color w:val="000000"/>
          <w:sz w:val="24"/>
          <w:szCs w:val="24"/>
        </w:rPr>
        <w:sectPr>
          <w:type w:val="nextPage"/>
          <w:pgSz w:h="16838" w:w="11900" w:orient="portrait"/>
          <w:pgMar w:bottom="649" w:top="1440" w:left="1440" w:right="1146" w:header="0" w:footer="0"/>
        </w:sect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 ) framework para desenvolvimento em JavaScript, compatível com Angular.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351" w:lineRule="auto"/>
        <w:rPr>
          <w:color w:val="000000"/>
          <w:sz w:val="20"/>
          <w:szCs w:val="20"/>
        </w:rPr>
      </w:pPr>
      <w:ins w:author="André Luis Celis" w:id="1" w:date="2021-06-22T22:47:45Z">
        <w:r w:rsidDel="00000000" w:rsidR="00000000" w:rsidRPr="00000000">
          <w:rPr>
            <w:rFonts w:ascii="Arial" w:cs="Arial" w:eastAsia="Arial" w:hAnsi="Arial"/>
            <w:b w:val="1"/>
            <w:color w:val="000000"/>
            <w:sz w:val="24"/>
            <w:szCs w:val="24"/>
          </w:rPr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1495"/>
              <wp:effectExtent b="0" l="0" r="0" t="0"/>
              <wp:wrapNone/>
              <wp:docPr id="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0310" cy="106914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w:r>
      </w:ins>
      <w:del w:author="André Luis Celis" w:id="1" w:date="2021-06-22T22:47:45Z">
        <w:bookmarkStart w:colFirst="0" w:colLast="0" w:name="1fob9te" w:id="2"/>
        <w:bookmarkEnd w:id="2"/>
        <w:r w:rsidDel="00000000" w:rsidR="00000000" w:rsidRPr="00000000">
          <w:rPr>
            <w:color w:val="000000"/>
            <w:sz w:val="20"/>
            <w:szCs w:val="20"/>
          </w:rPr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1495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0310" cy="106914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w:r>
      </w:del>
      <w:bookmarkStart w:colFirst="0" w:colLast="0" w:name="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4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( ) framework para desenvolvimento em Ruby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13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tabs>
          <w:tab w:val="left" w:pos="560"/>
        </w:tabs>
        <w:spacing w:after="0" w:lineRule="auto"/>
        <w:ind w:left="560" w:hanging="144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) extensão do CSS que permite o desenvolvimento de regras, variáveis e mixins.</w:t>
      </w:r>
    </w:p>
    <w:p w:rsidR="00000000" w:rsidDel="00000000" w:rsidP="00000000" w:rsidRDefault="00000000" w:rsidRPr="00000000" w14:paraId="00000073">
      <w:pPr>
        <w:spacing w:after="0" w:line="138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2"/>
          <w:numId w:val="1"/>
        </w:numPr>
        <w:tabs>
          <w:tab w:val="left" w:pos="560"/>
        </w:tabs>
        <w:spacing w:after="0" w:lineRule="auto"/>
        <w:ind w:left="560" w:hanging="144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) modelo de arquitetura do Ruby on Rails</w:t>
      </w:r>
    </w:p>
    <w:p w:rsidR="00000000" w:rsidDel="00000000" w:rsidP="00000000" w:rsidRDefault="00000000" w:rsidRPr="00000000" w14:paraId="00000075">
      <w:pPr>
        <w:spacing w:after="0" w:line="138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2"/>
          <w:numId w:val="1"/>
        </w:numPr>
        <w:tabs>
          <w:tab w:val="left" w:pos="560"/>
        </w:tabs>
        <w:spacing w:after="0" w:lineRule="auto"/>
        <w:ind w:left="560" w:hanging="144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) framework para desenvolvimento JSP</w:t>
      </w:r>
    </w:p>
    <w:p w:rsidR="00000000" w:rsidDel="00000000" w:rsidP="00000000" w:rsidRDefault="00000000" w:rsidRPr="00000000" w14:paraId="00000077">
      <w:pPr>
        <w:spacing w:after="0" w:line="20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352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tabs>
          <w:tab w:val="left" w:pos="400"/>
        </w:tabs>
        <w:spacing w:after="0" w:line="383" w:lineRule="auto"/>
        <w:ind w:left="400" w:hanging="356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Em relação ao processamento do código JavaScript abaixo, o valor da variável b será: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var temp = null;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10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ind w:left="4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var ind;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4" w:lineRule="auto"/>
        <w:ind w:left="400" w:right="616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var a = (temp == ind); var b = (temp === ind);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14.399999999999999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ind w:left="4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 )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149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ind w:left="4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</w:t>
      </w:r>
      <w:ins w:author="André Luis Celis" w:id="2" w:date="2021-06-22T22:46:01Z">
        <w:r w:rsidDel="00000000" w:rsidR="00000000" w:rsidRPr="00000000">
          <w:rPr>
            <w:rFonts w:ascii="Calibri" w:cs="Calibri" w:eastAsia="Calibri" w:hAnsi="Calibri"/>
            <w:color w:val="000000"/>
            <w:sz w:val="24"/>
            <w:szCs w:val="24"/>
            <w:rtl w:val="0"/>
          </w:rPr>
          <w:t xml:space="preserve">x</w:t>
        </w:r>
      </w:ins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)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151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ind w:left="4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 )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149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ind w:left="4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 ) undefined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151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ind w:left="40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 )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0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381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tabs>
          <w:tab w:val="left" w:pos="420"/>
        </w:tabs>
        <w:spacing w:after="0" w:line="302" w:lineRule="auto"/>
        <w:ind w:left="420" w:right="200" w:hanging="364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Considerando o framewok JavaScript Angular em sua versão 2 ou superior, assinale a questão correta: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546"/>
        </w:tabs>
        <w:spacing w:after="0" w:line="264" w:lineRule="auto"/>
        <w:ind w:right="152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PrChange w:author="André Luis Celis" w:id="4" w:date="2021-06-22T22:47:56Z">
            <w:rPr>
              <w:rFonts w:ascii="Calibri" w:cs="Calibri" w:eastAsia="Calibri" w:hAnsi="Calibri"/>
              <w:color w:val="000000"/>
              <w:sz w:val="24"/>
              <w:szCs w:val="24"/>
            </w:rPr>
          </w:rPrChange>
        </w:rPr>
        <w:pPrChange w:author="André Luis Celis" w:id="0" w:date="2021-06-22T22:47:56Z">
          <w:pPr>
            <w:numPr>
              <w:ilvl w:val="2"/>
              <w:numId w:val="1"/>
            </w:numPr>
            <w:tabs>
              <w:tab w:val="left" w:pos="546"/>
            </w:tabs>
            <w:spacing w:after="0" w:line="264" w:lineRule="auto"/>
            <w:ind w:left="420" w:right="1520" w:hanging="3.999999999999986"/>
          </w:pPr>
        </w:pPrChange>
      </w:pPr>
      <w:ins w:author="André Luis Celis" w:id="3" w:date="2021-06-22T22:47:42Z">
        <w:r w:rsidDel="00000000" w:rsidR="00000000" w:rsidRPr="00000000">
          <w:rPr>
            <w:rFonts w:ascii="Arial" w:cs="Arial" w:eastAsia="Arial" w:hAnsi="Arial"/>
            <w:b w:val="1"/>
            <w:color w:val="000000"/>
            <w:sz w:val="24"/>
            <w:szCs w:val="24"/>
            <w:rtl w:val="0"/>
          </w:rPr>
          <w:t xml:space="preserve">(x</w:t>
        </w:r>
      </w:ins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 A diretiva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*ngFor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é responsável por realizar loops de interação entre tags e propriedades HTML.</w:t>
      </w:r>
    </w:p>
    <w:p w:rsidR="00000000" w:rsidDel="00000000" w:rsidP="00000000" w:rsidRDefault="00000000" w:rsidRPr="00000000" w14:paraId="0000008C">
      <w:pPr>
        <w:spacing w:after="0" w:line="93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2"/>
          <w:numId w:val="1"/>
        </w:numPr>
        <w:tabs>
          <w:tab w:val="left" w:pos="546"/>
        </w:tabs>
        <w:spacing w:after="0" w:line="264" w:lineRule="auto"/>
        <w:ind w:left="420" w:right="800" w:hanging="3.999999999999986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 A diretiva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*ngFor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é responsável por atribuir valores as propriedades da camada de controle do Angular.</w:t>
      </w:r>
    </w:p>
    <w:p w:rsidR="00000000" w:rsidDel="00000000" w:rsidP="00000000" w:rsidRDefault="00000000" w:rsidRPr="00000000" w14:paraId="0000008E">
      <w:pPr>
        <w:spacing w:after="0" w:line="93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2"/>
          <w:numId w:val="1"/>
        </w:numPr>
        <w:tabs>
          <w:tab w:val="left" w:pos="540"/>
        </w:tabs>
        <w:spacing w:after="0" w:lineRule="auto"/>
        <w:ind w:left="540" w:hanging="123.99999999999999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 A diretiva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ng-if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é responsável por realizar comparações booleanas entre variáveis.</w:t>
      </w:r>
    </w:p>
    <w:p w:rsidR="00000000" w:rsidDel="00000000" w:rsidP="00000000" w:rsidRDefault="00000000" w:rsidRPr="00000000" w14:paraId="00000090">
      <w:pPr>
        <w:spacing w:after="0" w:line="153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2"/>
          <w:numId w:val="1"/>
        </w:numPr>
        <w:tabs>
          <w:tab w:val="left" w:pos="546"/>
        </w:tabs>
        <w:spacing w:after="0" w:line="263.00000000000006" w:lineRule="auto"/>
        <w:ind w:left="420" w:right="700" w:hanging="3.999999999999986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 O termo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@Component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representa a definição de métodos da camada de controle do Angular.</w:t>
      </w:r>
    </w:p>
    <w:p w:rsidR="00000000" w:rsidDel="00000000" w:rsidP="00000000" w:rsidRDefault="00000000" w:rsidRPr="00000000" w14:paraId="00000092">
      <w:pPr>
        <w:spacing w:after="0" w:line="95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2"/>
          <w:numId w:val="1"/>
        </w:numPr>
        <w:tabs>
          <w:tab w:val="left" w:pos="546"/>
        </w:tabs>
        <w:spacing w:after="0" w:line="261" w:lineRule="auto"/>
        <w:ind w:left="420" w:right="700" w:hanging="3.999999999999986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 Por padrão, todos os arquivos de componentes Angular estão formatados na sintaxe JavaScript.</w:t>
      </w:r>
    </w:p>
    <w:p w:rsidR="00000000" w:rsidDel="00000000" w:rsidP="00000000" w:rsidRDefault="00000000" w:rsidRPr="00000000" w14:paraId="00000094">
      <w:pPr>
        <w:spacing w:after="0" w:line="20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329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1"/>
        </w:numPr>
        <w:tabs>
          <w:tab w:val="left" w:pos="420"/>
        </w:tabs>
        <w:spacing w:after="0" w:line="302" w:lineRule="auto"/>
        <w:ind w:left="420" w:right="1140" w:hanging="364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O método ngOnInit implementado pela interface OnInit em componentes do framework Angular é responsável por: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72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2"/>
          <w:numId w:val="1"/>
        </w:numPr>
        <w:tabs>
          <w:tab w:val="left" w:pos="540"/>
        </w:tabs>
        <w:spacing w:after="0" w:lineRule="auto"/>
        <w:ind w:left="540" w:hanging="123.99999999999999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 Executar comandos no final do ciclo de vida do componente.</w:t>
      </w:r>
    </w:p>
    <w:p w:rsidR="00000000" w:rsidDel="00000000" w:rsidP="00000000" w:rsidRDefault="00000000" w:rsidRPr="00000000" w14:paraId="00000099">
      <w:pPr>
        <w:spacing w:after="0" w:line="151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2"/>
          <w:numId w:val="1"/>
        </w:numPr>
        <w:tabs>
          <w:tab w:val="left" w:pos="540"/>
        </w:tabs>
        <w:spacing w:after="0" w:lineRule="auto"/>
        <w:ind w:left="540" w:hanging="123.99999999999999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 Executar comandos ao carregar a página do componente.</w:t>
      </w:r>
    </w:p>
    <w:p w:rsidR="00000000" w:rsidDel="00000000" w:rsidP="00000000" w:rsidRDefault="00000000" w:rsidRPr="00000000" w14:paraId="0000009B">
      <w:pPr>
        <w:spacing w:after="0" w:line="149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2"/>
          <w:numId w:val="1"/>
        </w:numPr>
        <w:tabs>
          <w:tab w:val="left" w:pos="540"/>
        </w:tabs>
        <w:spacing w:after="0" w:lineRule="auto"/>
        <w:ind w:left="540" w:hanging="123.99999999999999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 Executar comandos ao destruir o componente.</w:t>
      </w:r>
    </w:p>
    <w:p w:rsidR="00000000" w:rsidDel="00000000" w:rsidP="00000000" w:rsidRDefault="00000000" w:rsidRPr="00000000" w14:paraId="0000009D">
      <w:pPr>
        <w:spacing w:after="0" w:line="151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2"/>
          <w:numId w:val="1"/>
        </w:numPr>
        <w:tabs>
          <w:tab w:val="left" w:pos="540"/>
        </w:tabs>
        <w:spacing w:after="0" w:lineRule="auto"/>
        <w:ind w:left="540" w:hanging="123.99999999999999"/>
        <w:rPr>
          <w:rFonts w:ascii="Calibri" w:cs="Calibri" w:eastAsia="Calibri" w:hAnsi="Calibri"/>
          <w:color w:val="000000"/>
          <w:sz w:val="24"/>
          <w:szCs w:val="24"/>
        </w:rPr>
        <w:sectPr>
          <w:type w:val="nextPage"/>
          <w:pgSz w:h="16838" w:w="11900" w:orient="portrait"/>
          <w:pgMar w:bottom="643" w:top="1440" w:left="1440" w:right="866" w:header="0" w:footer="0"/>
        </w:sect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 Executar comandos em qualquer lugar do componente.</w:t>
      </w:r>
    </w:p>
    <w:p w:rsidR="00000000" w:rsidDel="00000000" w:rsidP="00000000" w:rsidRDefault="00000000" w:rsidRPr="00000000" w14:paraId="0000009F">
      <w:pPr>
        <w:spacing w:after="0" w:line="362" w:lineRule="auto"/>
        <w:rPr>
          <w:color w:val="000000"/>
          <w:sz w:val="20"/>
          <w:szCs w:val="20"/>
        </w:rPr>
      </w:pPr>
      <w:ins w:author="André Luis Celis" w:id="5" w:date="2021-06-22T22:49:29Z">
        <w:r w:rsidDel="00000000" w:rsidR="00000000" w:rsidRPr="00000000">
          <w:rPr>
            <w:rFonts w:ascii="Calibri" w:cs="Calibri" w:eastAsia="Calibri" w:hAnsi="Calibri"/>
            <w:color w:val="000000"/>
            <w:sz w:val="24"/>
            <w:szCs w:val="24"/>
          </w:rPr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1495"/>
              <wp:effectExtent b="0" l="0" r="0" t="0"/>
              <wp:wrapNone/>
              <wp:docPr id="6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0310" cy="106914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w:r>
      </w:ins>
      <w:del w:author="André Luis Celis" w:id="5" w:date="2021-06-22T22:49:29Z">
        <w:bookmarkStart w:colFirst="0" w:colLast="0" w:name="3znysh7" w:id="3"/>
        <w:bookmarkEnd w:id="3"/>
        <w:r w:rsidDel="00000000" w:rsidR="00000000" w:rsidRPr="00000000">
          <w:rPr>
            <w:color w:val="000000"/>
            <w:sz w:val="20"/>
            <w:szCs w:val="20"/>
          </w:rPr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1495"/>
              <wp:effectExtent b="0" l="0" r="0" t="0"/>
              <wp:wrapNone/>
              <wp:docPr id="4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0310" cy="106914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w:r>
      </w:del>
      <w:bookmarkStart w:colFirst="0" w:colLast="0" w:name="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ind w:left="4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 </w:t>
      </w:r>
      <w:ins w:author="André Luis Celis" w:id="6" w:date="2021-06-22T22:49:25Z">
        <w:r w:rsidDel="00000000" w:rsidR="00000000" w:rsidRPr="00000000">
          <w:rPr>
            <w:rFonts w:ascii="Calibri" w:cs="Calibri" w:eastAsia="Calibri" w:hAnsi="Calibri"/>
            <w:color w:val="000000"/>
            <w:sz w:val="24"/>
            <w:szCs w:val="24"/>
            <w:rtl w:val="0"/>
          </w:rPr>
          <w:t xml:space="preserve">x</w:t>
        </w:r>
      </w:ins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 Executar comandos no início do ciclo de vida do componente.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0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tabs>
          <w:tab w:val="left" w:pos="420"/>
        </w:tabs>
        <w:spacing w:after="0" w:line="269" w:lineRule="auto"/>
        <w:ind w:left="420" w:hanging="364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 locadora Blockbuster deseja apostar em um novo sistema web de locações online para concorrer com os famosos serviços de streaming. Para garantir seu lugar no mercado, a empresa aposta no seu conhecimento de UI e UX para propor uma bela interface de Cadastro de Filmes dessa nova plataforma. Abaixo segue o modelo atual de interface que a Blockbuster usa atualmente: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8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51" w:lineRule="auto"/>
        <w:ind w:left="420" w:right="400" w:firstLine="0"/>
        <w:jc w:val="both"/>
        <w:rPr>
          <w:color w:val="000000"/>
          <w:sz w:val="20"/>
          <w:szCs w:val="20"/>
        </w:rPr>
        <w:sectPr>
          <w:type w:val="nextPage"/>
          <w:pgSz w:h="16838" w:w="11900" w:orient="portrait"/>
          <w:pgMar w:bottom="1440" w:top="1440" w:left="1440" w:right="946" w:header="0" w:footer="0"/>
        </w:sect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Seu trabalho é realizar um protótipo de baixa fidelidade (wireframe) dessa nova proposta de interface para cadastro de filmes. É importante lembrar que todas as informações DO FILME e ações de PERSISTÊNCIA devem ser mantidas.</w:t>
      </w:r>
      <w:r w:rsidDel="00000000" w:rsidR="00000000" w:rsidRPr="00000000">
        <w:rPr>
          <w:rtl w:val="0"/>
        </w:rPr>
      </w:r>
    </w:p>
    <w:bookmarkStart w:colFirst="0" w:colLast="0" w:name="2et92p0" w:id="4"/>
    <w:bookmarkEnd w:id="4"/>
    <w:p w:rsidR="00000000" w:rsidDel="00000000" w:rsidP="00000000" w:rsidRDefault="00000000" w:rsidRPr="00000000" w14:paraId="000000C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149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1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39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tabs>
          <w:tab w:val="left" w:pos="420"/>
        </w:tabs>
        <w:spacing w:after="0" w:line="302" w:lineRule="auto"/>
        <w:ind w:left="420" w:right="120" w:hanging="364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Utilizando as propriedades de grid do CSS3, cumpra os requisitos e implemente uma interface web a partir do seguinte modelo: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375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ind w:left="4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7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ind w:left="4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Item 1: Background na cor azul.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81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ind w:left="4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Item 2: Background em gradiente da esquerda para direita (duas cores distintas).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7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ind w:left="4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Item 3: Background com uma imagem e texto sobre a imagem.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312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4"/>
        </w:numPr>
        <w:tabs>
          <w:tab w:val="left" w:pos="420"/>
        </w:tabs>
        <w:spacing w:after="0" w:line="273" w:lineRule="auto"/>
        <w:ind w:left="420" w:right="100" w:hanging="364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Utilizando o framework Angular 2 ou superior (desejável), crie um algoritmo que irá exibir uma listagem de objetos (filmes) com as seguintes propriedades: nome, ano, diretor, gênero, descrição e pôster (url). Os dados para listagem estão disponíveis no arquivo FILMES.json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0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0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6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tabs>
          <w:tab w:val="left" w:pos="420"/>
        </w:tabs>
        <w:spacing w:after="0" w:line="325" w:lineRule="auto"/>
        <w:ind w:left="420" w:hanging="364"/>
        <w:rPr>
          <w:rFonts w:ascii="Arial" w:cs="Arial" w:eastAsia="Arial" w:hAnsi="Arial"/>
          <w:b w:val="1"/>
          <w:color w:val="0000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000000"/>
          <w:sz w:val="23"/>
          <w:szCs w:val="23"/>
          <w:highlight w:val="white"/>
          <w:rtl w:val="0"/>
        </w:rPr>
        <w:t xml:space="preserve">A partir da página de listagem de filmes desenvolvida, customize a interface aplicando conceitos ergonômicos e de web design a fim de deixa-la funcional e atrativa.</w:t>
      </w:r>
      <w:r w:rsidDel="00000000" w:rsidR="00000000" w:rsidRPr="00000000">
        <w:rPr>
          <w:rtl w:val="0"/>
        </w:rPr>
      </w:r>
    </w:p>
    <w:sectPr>
      <w:type w:val="nextPage"/>
      <w:pgSz w:h="16838" w:w="11900" w:orient="portrait"/>
      <w:pgMar w:bottom="1440" w:top="1440" w:left="1440" w:right="886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nsolas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7"/>
      <w:numFmt w:val="decimal"/>
      <w:lvlText w:val="%1."/>
      <w:lvlJc w:val="left"/>
      <w:pPr>
        <w:ind w:left="0" w:firstLine="0"/>
      </w:pPr>
      <w:rPr/>
    </w:lvl>
    <w:lvl w:ilvl="1">
      <w:start w:val="9"/>
      <w:numFmt w:val="decimal"/>
      <w:lvlText w:val="%2."/>
      <w:lvlJc w:val="left"/>
      <w:pPr>
        <w:ind w:left="0" w:firstLine="0"/>
      </w:pPr>
      <w:rPr/>
    </w:lvl>
    <w:lvl w:ilvl="2">
      <w:start w:val="1"/>
      <w:numFmt w:val="bullet"/>
      <w:lvlText w:val="(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2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3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5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5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(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